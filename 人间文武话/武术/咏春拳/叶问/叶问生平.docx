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37816" w14:textId="2AD21412" w:rsidR="00890144" w:rsidRDefault="00C21889">
      <w:pPr>
        <w:jc w:val="center"/>
      </w:pPr>
      <w:r>
        <w:rPr>
          <w:sz w:val="28"/>
          <w:szCs w:val="28"/>
        </w:rPr>
        <w:t>一代宗师叶问</w:t>
      </w:r>
      <w:del w:id="0" w:author="邹 关调" w:date="2020-03-09T16:50:00Z">
        <w:r w:rsidDel="00A4119B">
          <w:rPr>
            <w:rFonts w:hint="eastAsia"/>
            <w:sz w:val="28"/>
            <w:szCs w:val="28"/>
          </w:rPr>
          <w:delText>生平介绍</w:delText>
        </w:r>
      </w:del>
      <w:ins w:id="1" w:author="邹 关调" w:date="2020-03-09T18:22:00Z">
        <w:r w:rsidR="000D542E">
          <w:rPr>
            <w:rFonts w:hint="eastAsia"/>
            <w:sz w:val="28"/>
            <w:szCs w:val="28"/>
          </w:rPr>
          <w:t>如何走上宗师之路？</w:t>
        </w:r>
      </w:ins>
      <w:bookmarkStart w:id="2" w:name="_GoBack"/>
      <w:bookmarkEnd w:id="2"/>
    </w:p>
    <w:p w14:paraId="4452AFAB" w14:textId="77777777" w:rsidR="00890144" w:rsidRDefault="00890144"/>
    <w:p w14:paraId="332A1E7F" w14:textId="77777777" w:rsidR="00890144" w:rsidRDefault="00C21889">
      <w:pPr>
        <w:ind w:firstLine="420"/>
      </w:pPr>
      <w:r>
        <w:t>随着最近电影《叶问</w:t>
      </w:r>
      <w:r>
        <w:t>4</w:t>
      </w:r>
      <w:r>
        <w:t>》的上映，又掀起了一波咏春热。每个人多多少少都会摆个咏春</w:t>
      </w:r>
      <w:r>
        <w:t>pose</w:t>
      </w:r>
      <w:r>
        <w:t>，感觉热血澎湃。但</w:t>
      </w:r>
      <w:r w:rsidRPr="00A4119B">
        <w:rPr>
          <w:rFonts w:hint="eastAsia"/>
          <w:color w:val="FF0000"/>
          <w:rPrChange w:id="3" w:author="邹 关调" w:date="2020-03-09T16:50:00Z">
            <w:rPr>
              <w:rFonts w:hint="eastAsia"/>
            </w:rPr>
          </w:rPrChange>
        </w:rPr>
        <w:t>小编</w:t>
      </w:r>
      <w:r>
        <w:t>相信，不少人心中会有个疑问，真实的叶问究竟是怎么样的，真的一个打过十个过吗，真的去过美国和海军陆战队的教官交过手吗？小编就好好给大家讲一讲叶问的一生，让大家了解一个真实的叶问。</w:t>
      </w:r>
    </w:p>
    <w:p w14:paraId="71E0ACC6" w14:textId="77777777" w:rsidR="00890144" w:rsidRDefault="00C21889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241F48D" wp14:editId="474FAC8C">
            <wp:extent cx="1424305" cy="1833245"/>
            <wp:effectExtent l="0" t="0" r="23495" b="209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b="8057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512270" w14:textId="5D3A8C4F" w:rsidR="00890144" w:rsidRDefault="00C21889">
      <w:pPr>
        <w:ind w:firstLine="420"/>
      </w:pPr>
      <w:r>
        <w:t>荧幕中的叶问，大家多多少少都看过</w:t>
      </w:r>
      <w:del w:id="4" w:author="邹 关调" w:date="2020-03-09T16:50:00Z">
        <w:r w:rsidDel="00A4119B">
          <w:rPr>
            <w:rFonts w:hint="eastAsia"/>
          </w:rPr>
          <w:delText>，</w:delText>
        </w:r>
      </w:del>
      <w:ins w:id="5" w:author="邹 关调" w:date="2020-03-09T16:50:00Z">
        <w:r w:rsidR="00A4119B">
          <w:rPr>
            <w:rFonts w:hint="eastAsia"/>
          </w:rPr>
          <w:t>：</w:t>
        </w:r>
      </w:ins>
      <w:r>
        <w:t>甄子丹的《叶问》四部曲，</w:t>
      </w:r>
      <w:r>
        <w:rPr>
          <w:rFonts w:hint="eastAsia"/>
        </w:rPr>
        <w:t>杜宇航</w:t>
      </w:r>
      <w:r>
        <w:t>的《叶问前传》，黄秋生的《叶问：终极一战》，梁朝伟的《一代宗师》</w:t>
      </w:r>
      <w:del w:id="6" w:author="邹 关调" w:date="2020-03-09T16:50:00Z">
        <w:r w:rsidDel="00A4119B">
          <w:rPr>
            <w:rFonts w:hint="eastAsia"/>
          </w:rPr>
          <w:delText>，</w:delText>
        </w:r>
      </w:del>
      <w:ins w:id="7" w:author="邹 关调" w:date="2020-03-09T16:50:00Z">
        <w:r w:rsidR="00A4119B">
          <w:rPr>
            <w:rFonts w:hint="eastAsia"/>
          </w:rPr>
          <w:t>。</w:t>
        </w:r>
      </w:ins>
      <w:r>
        <w:t>其实</w:t>
      </w:r>
      <w:ins w:id="8" w:author="邹 关调" w:date="2020-03-09T16:51:00Z">
        <w:r w:rsidR="00A4119B">
          <w:rPr>
            <w:rFonts w:hint="eastAsia"/>
          </w:rPr>
          <w:t>这些影视</w:t>
        </w:r>
      </w:ins>
      <w:r>
        <w:t>都是取材于一部分真实的叶问。叶问</w:t>
      </w:r>
      <w:del w:id="9" w:author="邹 关调" w:date="2020-03-09T16:51:00Z">
        <w:r w:rsidDel="00A4119B">
          <w:rPr>
            <w:rFonts w:hint="eastAsia"/>
          </w:rPr>
          <w:delText>现在</w:delText>
        </w:r>
      </w:del>
      <w:ins w:id="10" w:author="邹 关调" w:date="2020-03-09T16:51:00Z">
        <w:r w:rsidR="00A4119B">
          <w:rPr>
            <w:rFonts w:hint="eastAsia"/>
          </w:rPr>
          <w:t>之所以</w:t>
        </w:r>
      </w:ins>
      <w:r>
        <w:t>能这么出名，其实还是受功夫巨星李小龙的影响。导演王家卫在采访时说过，拍摄一代宗师最初的原因是，</w:t>
      </w:r>
      <w:del w:id="11" w:author="邹 关调" w:date="2020-03-09T16:52:00Z">
        <w:r w:rsidDel="00A4119B">
          <w:delText>在</w:delText>
        </w:r>
      </w:del>
      <w:r>
        <w:t>拍《春光乍泄》时，</w:t>
      </w:r>
      <w:ins w:id="12" w:author="邹 关调" w:date="2020-03-09T16:52:00Z">
        <w:r w:rsidR="00A4119B">
          <w:t>在</w:t>
        </w:r>
      </w:ins>
      <w:r>
        <w:t>阿根廷的一个报刊店里</w:t>
      </w:r>
      <w:del w:id="13" w:author="邹 关调" w:date="2020-03-09T16:52:00Z">
        <w:r w:rsidDel="00A4119B">
          <w:delText>，</w:delText>
        </w:r>
      </w:del>
      <w:r>
        <w:t>看到了两个封面</w:t>
      </w:r>
      <w:del w:id="14" w:author="邹 关调" w:date="2020-03-09T16:52:00Z">
        <w:r w:rsidDel="00A4119B">
          <w:rPr>
            <w:rFonts w:hint="eastAsia"/>
          </w:rPr>
          <w:delText>，</w:delText>
        </w:r>
      </w:del>
      <w:ins w:id="15" w:author="邹 关调" w:date="2020-03-09T16:52:00Z">
        <w:r w:rsidR="00A4119B">
          <w:rPr>
            <w:rFonts w:hint="eastAsia"/>
          </w:rPr>
          <w:t>：</w:t>
        </w:r>
      </w:ins>
      <w:r>
        <w:t>一个是毛主席，一个就是李小龙。李小龙已经去世这么多年，是什么原因</w:t>
      </w:r>
      <w:ins w:id="16" w:author="邹 关调" w:date="2020-03-09T16:52:00Z">
        <w:r w:rsidR="00A4119B">
          <w:rPr>
            <w:rFonts w:hint="eastAsia"/>
          </w:rPr>
          <w:t>让他</w:t>
        </w:r>
      </w:ins>
      <w:r>
        <w:t>还有这么大的影响力</w:t>
      </w:r>
      <w:del w:id="17" w:author="邹 关调" w:date="2020-03-09T16:52:00Z">
        <w:r w:rsidDel="00A4119B">
          <w:rPr>
            <w:rFonts w:hint="eastAsia"/>
          </w:rPr>
          <w:delText>，</w:delText>
        </w:r>
      </w:del>
      <w:ins w:id="18" w:author="邹 关调" w:date="2020-03-09T16:52:00Z">
        <w:r w:rsidR="00A4119B">
          <w:rPr>
            <w:rFonts w:hint="eastAsia"/>
          </w:rPr>
          <w:t>？</w:t>
        </w:r>
      </w:ins>
      <w:r>
        <w:t>他的师父究竟是个什么样的人</w:t>
      </w:r>
      <w:del w:id="19" w:author="邹 关调" w:date="2020-03-09T16:52:00Z">
        <w:r w:rsidDel="00A4119B">
          <w:rPr>
            <w:rFonts w:hint="eastAsia"/>
          </w:rPr>
          <w:delText>，</w:delText>
        </w:r>
      </w:del>
      <w:ins w:id="20" w:author="邹 关调" w:date="2020-03-09T16:52:00Z">
        <w:r w:rsidR="00A4119B">
          <w:rPr>
            <w:rFonts w:hint="eastAsia"/>
          </w:rPr>
          <w:t>？</w:t>
        </w:r>
      </w:ins>
      <w:del w:id="21" w:author="邹 关调" w:date="2020-03-09T16:52:00Z">
        <w:r w:rsidDel="00A4119B">
          <w:rPr>
            <w:rFonts w:hint="eastAsia"/>
          </w:rPr>
          <w:delText>就这样</w:delText>
        </w:r>
      </w:del>
      <w:ins w:id="22" w:author="邹 关调" w:date="2020-03-09T16:52:00Z">
        <w:r w:rsidR="00A4119B">
          <w:rPr>
            <w:rFonts w:hint="eastAsia"/>
          </w:rPr>
          <w:t>重重疑问</w:t>
        </w:r>
      </w:ins>
      <w:r>
        <w:t>吸引</w:t>
      </w:r>
      <w:del w:id="23" w:author="邹 关调" w:date="2020-03-09T16:53:00Z">
        <w:r w:rsidDel="00A4119B">
          <w:rPr>
            <w:rFonts w:hint="eastAsia"/>
          </w:rPr>
          <w:delText>这</w:delText>
        </w:r>
      </w:del>
      <w:proofErr w:type="gramStart"/>
      <w:ins w:id="24" w:author="邹 关调" w:date="2020-03-09T16:53:00Z">
        <w:r w:rsidR="00A4119B">
          <w:rPr>
            <w:rFonts w:hint="eastAsia"/>
          </w:rPr>
          <w:t>着</w:t>
        </w:r>
        <w:proofErr w:type="gramEnd"/>
        <w:r w:rsidR="00A4119B">
          <w:rPr>
            <w:rFonts w:hint="eastAsia"/>
          </w:rPr>
          <w:t>功夫片的</w:t>
        </w:r>
      </w:ins>
      <w:r>
        <w:t>导演们，</w:t>
      </w:r>
      <w:ins w:id="25" w:author="邹 关调" w:date="2020-03-09T16:53:00Z">
        <w:r w:rsidR="00A4119B">
          <w:rPr>
            <w:rFonts w:hint="eastAsia"/>
          </w:rPr>
          <w:t>于是</w:t>
        </w:r>
      </w:ins>
      <w:r>
        <w:t>一部又一部有关叶问题材的电影</w:t>
      </w:r>
      <w:ins w:id="26" w:author="邹 关调" w:date="2020-03-09T16:53:00Z">
        <w:r w:rsidR="00A4119B">
          <w:rPr>
            <w:rFonts w:hint="eastAsia"/>
          </w:rPr>
          <w:t>就接连不断地</w:t>
        </w:r>
      </w:ins>
      <w:r>
        <w:t>出现在了大众的眼前。</w:t>
      </w:r>
    </w:p>
    <w:p w14:paraId="6AA2FBED" w14:textId="77777777" w:rsidR="00890144" w:rsidRDefault="00C21889">
      <w:pPr>
        <w:jc w:val="center"/>
      </w:pPr>
      <w:r>
        <w:rPr>
          <w:noProof/>
        </w:rPr>
        <w:drawing>
          <wp:inline distT="0" distB="0" distL="114300" distR="114300" wp14:anchorId="569B6334" wp14:editId="2239B4C2">
            <wp:extent cx="1668780" cy="11125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A799C1" w14:textId="472753EB" w:rsidR="00890144" w:rsidRDefault="00C21889">
      <w:pPr>
        <w:ind w:firstLine="420"/>
      </w:pPr>
      <w:r>
        <w:t>叶问（</w:t>
      </w:r>
      <w:r>
        <w:t>1893-1972</w:t>
      </w:r>
      <w:r>
        <w:t>），广东佛山南海桑园人。叶问算的上是个</w:t>
      </w:r>
      <w:del w:id="27" w:author="邹 关调" w:date="2020-03-09T16:54:00Z">
        <w:r w:rsidDel="00A4119B">
          <w:rPr>
            <w:rFonts w:hint="eastAsia"/>
          </w:rPr>
          <w:delText>标标准准</w:delText>
        </w:r>
      </w:del>
      <w:ins w:id="28" w:author="邹 关调" w:date="2020-03-09T16:54:00Z">
        <w:r w:rsidR="00A4119B">
          <w:rPr>
            <w:rFonts w:hint="eastAsia"/>
          </w:rPr>
          <w:t>不折不扣</w:t>
        </w:r>
      </w:ins>
      <w:r>
        <w:t>的富家子弟，</w:t>
      </w:r>
      <w:del w:id="29" w:author="邹 关调" w:date="2020-03-09T16:54:00Z">
        <w:r w:rsidDel="00A4119B">
          <w:rPr>
            <w:rFonts w:hint="eastAsia"/>
          </w:rPr>
          <w:delText>家里非常的有钱</w:delText>
        </w:r>
      </w:del>
      <w:ins w:id="30" w:author="邹 关调" w:date="2020-03-09T16:54:00Z">
        <w:r w:rsidR="00A4119B">
          <w:rPr>
            <w:rFonts w:hint="eastAsia"/>
          </w:rPr>
          <w:t>家境</w:t>
        </w:r>
      </w:ins>
      <w:ins w:id="31" w:author="邹 关调" w:date="2020-03-09T17:06:00Z">
        <w:r w:rsidR="000667E0">
          <w:rPr>
            <w:rFonts w:hint="eastAsia"/>
          </w:rPr>
          <w:t>富裕</w:t>
        </w:r>
      </w:ins>
      <w:ins w:id="32" w:author="邹 关调" w:date="2020-03-09T16:55:00Z">
        <w:r w:rsidR="00A4119B">
          <w:rPr>
            <w:rFonts w:hint="eastAsia"/>
          </w:rPr>
          <w:t>的他</w:t>
        </w:r>
      </w:ins>
      <w:r>
        <w:t>，</w:t>
      </w:r>
      <w:del w:id="33" w:author="邹 关调" w:date="2020-03-09T16:55:00Z">
        <w:r w:rsidDel="004A5D58">
          <w:delText>确实</w:delText>
        </w:r>
      </w:del>
      <w:r>
        <w:t>可以说</w:t>
      </w:r>
      <w:r>
        <w:t>40</w:t>
      </w:r>
      <w:r>
        <w:t>岁之前</w:t>
      </w:r>
      <w:ins w:id="34" w:author="邹 关调" w:date="2020-03-09T16:55:00Z">
        <w:r w:rsidR="004A5D58">
          <w:rPr>
            <w:rFonts w:hint="eastAsia"/>
          </w:rPr>
          <w:t>都</w:t>
        </w:r>
      </w:ins>
      <w:r>
        <w:t>不愁吃喝，也</w:t>
      </w:r>
      <w:ins w:id="35" w:author="邹 关调" w:date="2020-03-09T16:59:00Z">
        <w:r w:rsidR="000667E0">
          <w:rPr>
            <w:rFonts w:hint="eastAsia"/>
          </w:rPr>
          <w:t>是</w:t>
        </w:r>
      </w:ins>
      <w:del w:id="36" w:author="邹 关调" w:date="2020-03-09T16:59:00Z">
        <w:r w:rsidDel="000667E0">
          <w:rPr>
            <w:rFonts w:hint="eastAsia"/>
          </w:rPr>
          <w:delText>就有</w:delText>
        </w:r>
      </w:del>
      <w:ins w:id="37" w:author="邹 关调" w:date="2020-03-09T16:59:00Z">
        <w:r w:rsidR="000667E0">
          <w:rPr>
            <w:rFonts w:hint="eastAsia"/>
          </w:rPr>
          <w:t>因为有</w:t>
        </w:r>
      </w:ins>
      <w:r>
        <w:t>这个条件</w:t>
      </w:r>
      <w:ins w:id="38" w:author="邹 关调" w:date="2020-03-09T16:59:00Z">
        <w:r w:rsidR="000667E0">
          <w:rPr>
            <w:rFonts w:hint="eastAsia"/>
          </w:rPr>
          <w:t>，叶问才能</w:t>
        </w:r>
      </w:ins>
      <w:r>
        <w:t>拜师学武。那</w:t>
      </w:r>
      <w:del w:id="39" w:author="邹 关调" w:date="2020-03-09T17:00:00Z">
        <w:r w:rsidDel="000667E0">
          <w:delText>个</w:delText>
        </w:r>
      </w:del>
      <w:r>
        <w:t>时</w:t>
      </w:r>
      <w:del w:id="40" w:author="邹 关调" w:date="2020-03-09T17:00:00Z">
        <w:r w:rsidDel="000667E0">
          <w:rPr>
            <w:rFonts w:hint="eastAsia"/>
          </w:rPr>
          <w:delText>候</w:delText>
        </w:r>
      </w:del>
      <w:ins w:id="41" w:author="邹 关调" w:date="2020-03-09T17:00:00Z">
        <w:r w:rsidR="000667E0">
          <w:rPr>
            <w:rFonts w:hint="eastAsia"/>
          </w:rPr>
          <w:t>，</w:t>
        </w:r>
      </w:ins>
      <w:r>
        <w:t>学武是个比较</w:t>
      </w:r>
      <w:ins w:id="42" w:author="邹 关调" w:date="2020-03-09T17:00:00Z">
        <w:r w:rsidR="000667E0">
          <w:rPr>
            <w:rFonts w:hint="eastAsia"/>
          </w:rPr>
          <w:t>“</w:t>
        </w:r>
      </w:ins>
      <w:r>
        <w:t>奢侈</w:t>
      </w:r>
      <w:ins w:id="43" w:author="邹 关调" w:date="2020-03-09T17:00:00Z">
        <w:r w:rsidR="000667E0">
          <w:rPr>
            <w:rFonts w:hint="eastAsia"/>
          </w:rPr>
          <w:t>”</w:t>
        </w:r>
      </w:ins>
      <w:r>
        <w:t>的</w:t>
      </w:r>
      <w:ins w:id="44" w:author="邹 关调" w:date="2020-03-09T17:00:00Z">
        <w:r w:rsidR="000667E0">
          <w:rPr>
            <w:rFonts w:hint="eastAsia"/>
          </w:rPr>
          <w:t>选择</w:t>
        </w:r>
      </w:ins>
      <w:r>
        <w:t>，</w:t>
      </w:r>
      <w:del w:id="45" w:author="邹 关调" w:date="2020-03-09T17:00:00Z">
        <w:r w:rsidDel="000667E0">
          <w:delText>主要</w:delText>
        </w:r>
      </w:del>
      <w:r>
        <w:t>一方面</w:t>
      </w:r>
      <w:ins w:id="46" w:author="邹 关调" w:date="2020-03-09T17:00:00Z">
        <w:r w:rsidR="000667E0">
          <w:rPr>
            <w:rFonts w:hint="eastAsia"/>
          </w:rPr>
          <w:t>，</w:t>
        </w:r>
      </w:ins>
      <w:r>
        <w:t>以前武术师傅一辈子一般都只带三到四个徒弟，手把手一点点教，全部功夫学下来最长的要耗数十年时间，师徒关系如同父子，那么师傅的吃喝住等</w:t>
      </w:r>
      <w:del w:id="47" w:author="邹 关调" w:date="2020-03-09T17:01:00Z">
        <w:r w:rsidDel="000667E0">
          <w:rPr>
            <w:rFonts w:hint="eastAsia"/>
          </w:rPr>
          <w:delText>工资</w:delText>
        </w:r>
      </w:del>
      <w:ins w:id="48" w:author="邹 关调" w:date="2020-03-09T17:01:00Z">
        <w:r w:rsidR="000667E0">
          <w:rPr>
            <w:rFonts w:hint="eastAsia"/>
          </w:rPr>
          <w:t>开销费用</w:t>
        </w:r>
      </w:ins>
      <w:r>
        <w:t>得由徒弟来</w:t>
      </w:r>
      <w:del w:id="49" w:author="邹 关调" w:date="2020-03-09T17:01:00Z">
        <w:r w:rsidDel="000667E0">
          <w:rPr>
            <w:rFonts w:hint="eastAsia"/>
          </w:rPr>
          <w:delText>付</w:delText>
        </w:r>
      </w:del>
      <w:ins w:id="50" w:author="邹 关调" w:date="2020-03-09T17:01:00Z">
        <w:r w:rsidR="000667E0">
          <w:rPr>
            <w:rFonts w:hint="eastAsia"/>
          </w:rPr>
          <w:t>承担</w:t>
        </w:r>
      </w:ins>
      <w:del w:id="51" w:author="邹 关调" w:date="2020-03-09T17:02:00Z">
        <w:r w:rsidDel="000667E0">
          <w:rPr>
            <w:rFonts w:hint="eastAsia"/>
          </w:rPr>
          <w:delText>，</w:delText>
        </w:r>
      </w:del>
      <w:ins w:id="52" w:author="邹 关调" w:date="2020-03-09T17:02:00Z">
        <w:r w:rsidR="000667E0">
          <w:rPr>
            <w:rFonts w:hint="eastAsia"/>
          </w:rPr>
          <w:t>；</w:t>
        </w:r>
      </w:ins>
      <w:r>
        <w:t>另一方面练习武术比较耗体能，还时常</w:t>
      </w:r>
      <w:ins w:id="53" w:author="邹 关调" w:date="2020-03-09T17:02:00Z">
        <w:r w:rsidR="000667E0">
          <w:rPr>
            <w:rFonts w:hint="eastAsia"/>
          </w:rPr>
          <w:t>会</w:t>
        </w:r>
      </w:ins>
      <w:r>
        <w:t>受伤，</w:t>
      </w:r>
      <w:del w:id="54" w:author="邹 关调" w:date="2020-03-09T17:02:00Z">
        <w:r w:rsidDel="000667E0">
          <w:rPr>
            <w:rFonts w:hint="eastAsia"/>
          </w:rPr>
          <w:delText>那么</w:delText>
        </w:r>
      </w:del>
      <w:ins w:id="55" w:author="邹 关调" w:date="2020-03-09T17:02:00Z">
        <w:r w:rsidR="000667E0">
          <w:rPr>
            <w:rFonts w:hint="eastAsia"/>
          </w:rPr>
          <w:t>因此在吃喝上，</w:t>
        </w:r>
      </w:ins>
      <w:r>
        <w:t>各种营养都得跟上。叶问在七岁时，拜师在</w:t>
      </w:r>
      <w:r>
        <w:t>“</w:t>
      </w:r>
      <w:r>
        <w:t>咏春拳王</w:t>
      </w:r>
      <w:r>
        <w:t>”</w:t>
      </w:r>
      <w:r>
        <w:t>梁赞的高足陈华顺（</w:t>
      </w:r>
      <w:proofErr w:type="gramStart"/>
      <w:r>
        <w:t>人称华</w:t>
      </w:r>
      <w:proofErr w:type="gramEnd"/>
      <w:r>
        <w:t>公）门下，</w:t>
      </w:r>
      <w:ins w:id="56" w:author="邹 关调" w:date="2020-03-09T17:03:00Z">
        <w:r w:rsidR="000667E0">
          <w:rPr>
            <w:rFonts w:hint="eastAsia"/>
          </w:rPr>
          <w:t>被</w:t>
        </w:r>
      </w:ins>
      <w:r>
        <w:t>收为关门弟子。据叶问长子叶准回忆，光拜师费就</w:t>
      </w:r>
      <w:del w:id="57" w:author="邹 关调" w:date="2020-03-09T17:03:00Z">
        <w:r w:rsidDel="000667E0">
          <w:rPr>
            <w:rFonts w:hint="eastAsia"/>
          </w:rPr>
          <w:delText>是</w:delText>
        </w:r>
      </w:del>
      <w:ins w:id="58" w:author="邹 关调" w:date="2020-03-09T17:03:00Z">
        <w:r w:rsidR="000667E0">
          <w:rPr>
            <w:rFonts w:hint="eastAsia"/>
          </w:rPr>
          <w:t>得</w:t>
        </w:r>
      </w:ins>
      <w:proofErr w:type="gramStart"/>
      <w:r>
        <w:t>十二两</w:t>
      </w:r>
      <w:proofErr w:type="gramEnd"/>
      <w:r>
        <w:t>黄金，也就是现在的</w:t>
      </w:r>
      <w:r>
        <w:t>70</w:t>
      </w:r>
      <w:r>
        <w:t>万元</w:t>
      </w:r>
      <w:r>
        <w:t>RMB</w:t>
      </w:r>
      <w:r>
        <w:t>。</w:t>
      </w:r>
      <w:del w:id="59" w:author="邹 关调" w:date="2020-03-09T17:03:00Z">
        <w:r w:rsidDel="000667E0">
          <w:delText>陈华顺去世后，由华公二弟子吴仲素继续教授。</w:delText>
        </w:r>
      </w:del>
    </w:p>
    <w:p w14:paraId="7DC22EBE" w14:textId="77777777" w:rsidR="00890144" w:rsidRDefault="00C21889">
      <w:pPr>
        <w:jc w:val="center"/>
        <w:rPr>
          <w:color w:val="0000FF"/>
        </w:rPr>
      </w:pPr>
      <w:r>
        <w:rPr>
          <w:color w:val="0000FF"/>
        </w:rPr>
        <w:t>【一代宗师</w:t>
      </w:r>
      <w:r>
        <w:rPr>
          <w:color w:val="0000FF"/>
        </w:rPr>
        <w:t>-</w:t>
      </w:r>
      <w:r>
        <w:rPr>
          <w:color w:val="0000FF"/>
        </w:rPr>
        <w:t>叶问拜师陈华顺片段】</w:t>
      </w:r>
    </w:p>
    <w:p w14:paraId="1D88209E" w14:textId="43BC47CE" w:rsidR="00890144" w:rsidRDefault="00C21889">
      <w:pPr>
        <w:ind w:firstLine="420"/>
      </w:pPr>
      <w:r>
        <w:t>十六岁那年，叶问远离南海县，赴港求学，就读于圣士提反书院</w:t>
      </w:r>
      <w:ins w:id="60" w:author="邹 关调" w:date="2020-03-09T17:04:00Z">
        <w:r w:rsidR="000667E0">
          <w:rPr>
            <w:rFonts w:hint="eastAsia"/>
          </w:rPr>
          <w:t>（</w:t>
        </w:r>
      </w:ins>
      <w:del w:id="61" w:author="邹 关调" w:date="2020-03-09T17:04:00Z">
        <w:r w:rsidDel="000667E0">
          <w:delText>，</w:delText>
        </w:r>
      </w:del>
      <w:del w:id="62" w:author="邹 关调" w:date="2020-03-09T17:05:00Z">
        <w:r w:rsidDel="000667E0">
          <w:rPr>
            <w:rFonts w:hint="eastAsia"/>
          </w:rPr>
          <w:delText>其</w:delText>
        </w:r>
      </w:del>
      <w:ins w:id="63" w:author="邹 关调" w:date="2020-03-09T17:05:00Z">
        <w:r w:rsidR="000667E0">
          <w:rPr>
            <w:rFonts w:hint="eastAsia"/>
          </w:rPr>
          <w:t>叶问</w:t>
        </w:r>
      </w:ins>
      <w:r>
        <w:t>英文也是讲的相当</w:t>
      </w:r>
      <w:del w:id="64" w:author="邹 关调" w:date="2020-03-09T17:04:00Z">
        <w:r w:rsidDel="000667E0">
          <w:rPr>
            <w:rFonts w:hint="eastAsia"/>
          </w:rPr>
          <w:delText>的</w:delText>
        </w:r>
      </w:del>
      <w:ins w:id="65" w:author="邹 关调" w:date="2020-03-09T17:04:00Z">
        <w:r w:rsidR="000667E0">
          <w:rPr>
            <w:rFonts w:hint="eastAsia"/>
          </w:rPr>
          <w:t>地</w:t>
        </w:r>
      </w:ins>
      <w:r>
        <w:t>流利</w:t>
      </w:r>
      <w:ins w:id="66" w:author="邹 关调" w:date="2020-03-09T17:05:00Z">
        <w:r w:rsidR="000667E0">
          <w:rPr>
            <w:rFonts w:hint="eastAsia"/>
          </w:rPr>
          <w:t>）</w:t>
        </w:r>
      </w:ins>
      <w:r>
        <w:t>。后在香港遇到</w:t>
      </w:r>
      <w:ins w:id="67" w:author="邹 关调" w:date="2020-03-09T17:05:00Z">
        <w:r w:rsidR="000667E0">
          <w:rPr>
            <w:rFonts w:hint="eastAsia"/>
          </w:rPr>
          <w:t>其</w:t>
        </w:r>
        <w:r w:rsidR="000667E0">
          <w:t>师叔</w:t>
        </w:r>
      </w:ins>
      <w:r>
        <w:t>梁璧</w:t>
      </w:r>
      <w:del w:id="68" w:author="邹 关调" w:date="2020-03-09T17:05:00Z">
        <w:r w:rsidDel="000667E0">
          <w:delText>师叔</w:delText>
        </w:r>
      </w:del>
      <w:r>
        <w:t>（梁赞之子）</w:t>
      </w:r>
      <w:del w:id="69" w:author="邹 关调" w:date="2020-03-09T17:05:00Z">
        <w:r w:rsidDel="000667E0">
          <w:rPr>
            <w:rFonts w:hint="eastAsia"/>
          </w:rPr>
          <w:delText>后</w:delText>
        </w:r>
      </w:del>
      <w:ins w:id="70" w:author="邹 关调" w:date="2020-03-09T17:05:00Z">
        <w:r w:rsidR="000667E0">
          <w:rPr>
            <w:rFonts w:hint="eastAsia"/>
          </w:rPr>
          <w:t>而</w:t>
        </w:r>
      </w:ins>
      <w:del w:id="71" w:author="邹 关调" w:date="2020-03-09T17:05:00Z">
        <w:r w:rsidDel="000667E0">
          <w:delText>进行</w:delText>
        </w:r>
      </w:del>
      <w:r>
        <w:t>继续学武深造。</w:t>
      </w:r>
    </w:p>
    <w:p w14:paraId="0A580EF7" w14:textId="77777777" w:rsidR="00890144" w:rsidRDefault="00890144">
      <w:pPr>
        <w:ind w:firstLine="420"/>
      </w:pPr>
    </w:p>
    <w:p w14:paraId="6F42CABB" w14:textId="54A4E916" w:rsidR="00890144" w:rsidRDefault="00C21889">
      <w:pPr>
        <w:ind w:firstLine="420"/>
      </w:pPr>
      <w:r>
        <w:lastRenderedPageBreak/>
        <w:t>叶问求学结束</w:t>
      </w:r>
      <w:ins w:id="72" w:author="邹 关调" w:date="2020-03-09T17:06:00Z">
        <w:r w:rsidR="000667E0">
          <w:t>后</w:t>
        </w:r>
        <w:r w:rsidR="000667E0">
          <w:rPr>
            <w:rFonts w:hint="eastAsia"/>
          </w:rPr>
          <w:t>，</w:t>
        </w:r>
      </w:ins>
      <w:r>
        <w:t>回</w:t>
      </w:r>
      <w:ins w:id="73" w:author="邹 关调" w:date="2020-03-09T17:06:00Z">
        <w:r w:rsidR="000667E0">
          <w:rPr>
            <w:rFonts w:hint="eastAsia"/>
          </w:rPr>
          <w:t>到</w:t>
        </w:r>
      </w:ins>
      <w:r>
        <w:t>佛山</w:t>
      </w:r>
      <w:del w:id="74" w:author="邹 关调" w:date="2020-03-09T17:06:00Z">
        <w:r w:rsidDel="000667E0">
          <w:delText>后，</w:delText>
        </w:r>
      </w:del>
      <w:r>
        <w:t>居于佛山桑园</w:t>
      </w:r>
      <w:ins w:id="75" w:author="邹 关调" w:date="2020-03-09T17:06:00Z">
        <w:r w:rsidR="000667E0">
          <w:rPr>
            <w:rFonts w:hint="eastAsia"/>
          </w:rPr>
          <w:t>。</w:t>
        </w:r>
      </w:ins>
      <w:del w:id="76" w:author="邹 关调" w:date="2020-03-09T17:06:00Z">
        <w:r w:rsidDel="000667E0">
          <w:delText>，</w:delText>
        </w:r>
      </w:del>
      <w:r>
        <w:t>由于家境殷实，</w:t>
      </w:r>
      <w:ins w:id="77" w:author="邹 关调" w:date="2020-03-09T17:07:00Z">
        <w:r w:rsidR="000667E0">
          <w:rPr>
            <w:rFonts w:hint="eastAsia"/>
          </w:rPr>
          <w:t>他</w:t>
        </w:r>
      </w:ins>
      <w:del w:id="78" w:author="邹 关调" w:date="2020-03-09T17:06:00Z">
        <w:r w:rsidDel="000667E0">
          <w:rPr>
            <w:rFonts w:hint="eastAsia"/>
          </w:rPr>
          <w:delText>也</w:delText>
        </w:r>
      </w:del>
      <w:r>
        <w:t>不用工作，</w:t>
      </w:r>
      <w:del w:id="79" w:author="邹 关调" w:date="2020-03-09T17:08:00Z">
        <w:r w:rsidDel="000667E0">
          <w:delText>也</w:delText>
        </w:r>
      </w:del>
      <w:r>
        <w:t>不去参加其他的组织，也</w:t>
      </w:r>
      <w:proofErr w:type="gramStart"/>
      <w:r>
        <w:t>不</w:t>
      </w:r>
      <w:proofErr w:type="gramEnd"/>
      <w:r>
        <w:t>收徒教拳，只专注于在家研习武艺，</w:t>
      </w:r>
      <w:del w:id="80" w:author="邹 关调" w:date="2020-03-09T17:08:00Z">
        <w:r w:rsidDel="00665FD3">
          <w:rPr>
            <w:rFonts w:hint="eastAsia"/>
          </w:rPr>
          <w:delText>比较</w:delText>
        </w:r>
      </w:del>
      <w:ins w:id="81" w:author="邹 关调" w:date="2020-03-09T17:08:00Z">
        <w:r w:rsidR="00665FD3">
          <w:rPr>
            <w:rFonts w:hint="eastAsia"/>
          </w:rPr>
          <w:t>过着</w:t>
        </w:r>
      </w:ins>
      <w:r>
        <w:t>闲云野鹤</w:t>
      </w:r>
      <w:ins w:id="82" w:author="邹 关调" w:date="2020-03-09T17:08:00Z">
        <w:r w:rsidR="00665FD3">
          <w:rPr>
            <w:rFonts w:hint="eastAsia"/>
          </w:rPr>
          <w:t>的日子</w:t>
        </w:r>
      </w:ins>
      <w:r>
        <w:t>。这里</w:t>
      </w:r>
      <w:del w:id="83" w:author="邹 关调" w:date="2020-03-09T17:13:00Z">
        <w:r w:rsidDel="00885600">
          <w:rPr>
            <w:rFonts w:hint="eastAsia"/>
          </w:rPr>
          <w:delText>提</w:delText>
        </w:r>
      </w:del>
      <w:ins w:id="84" w:author="邹 关调" w:date="2020-03-09T17:13:00Z">
        <w:r w:rsidR="00885600">
          <w:rPr>
            <w:rFonts w:hint="eastAsia"/>
          </w:rPr>
          <w:t>补充</w:t>
        </w:r>
      </w:ins>
      <w:r>
        <w:t>一下</w:t>
      </w:r>
      <w:ins w:id="85" w:author="邹 关调" w:date="2020-03-09T17:13:00Z">
        <w:r w:rsidR="00885600">
          <w:rPr>
            <w:rFonts w:hint="eastAsia"/>
          </w:rPr>
          <w:t>：在</w:t>
        </w:r>
      </w:ins>
      <w:del w:id="86" w:author="邹 关调" w:date="2020-03-09T17:13:00Z">
        <w:r w:rsidDel="00885600">
          <w:rPr>
            <w:rFonts w:hint="eastAsia"/>
          </w:rPr>
          <w:delText>过去</w:delText>
        </w:r>
      </w:del>
      <w:ins w:id="87" w:author="邹 关调" w:date="2020-03-09T17:13:00Z">
        <w:r w:rsidR="00885600">
          <w:rPr>
            <w:rFonts w:hint="eastAsia"/>
          </w:rPr>
          <w:t>旧时</w:t>
        </w:r>
      </w:ins>
      <w:r>
        <w:t>中国的文化</w:t>
      </w:r>
      <w:del w:id="88" w:author="邹 关调" w:date="2020-03-09T17:13:00Z">
        <w:r w:rsidDel="00885600">
          <w:rPr>
            <w:rFonts w:hint="eastAsia"/>
          </w:rPr>
          <w:delText>形式</w:delText>
        </w:r>
      </w:del>
      <w:ins w:id="89" w:author="邹 关调" w:date="2020-03-09T17:13:00Z">
        <w:r w:rsidR="00885600">
          <w:rPr>
            <w:rFonts w:hint="eastAsia"/>
          </w:rPr>
          <w:t>背景下</w:t>
        </w:r>
      </w:ins>
      <w:r>
        <w:t>，咏春、书法、戏曲等等</w:t>
      </w:r>
      <w:ins w:id="90" w:author="邹 关调" w:date="2020-03-09T17:14:00Z">
        <w:r w:rsidR="00885600">
          <w:rPr>
            <w:rFonts w:hint="eastAsia"/>
          </w:rPr>
          <w:t>大</w:t>
        </w:r>
      </w:ins>
      <w:del w:id="91" w:author="邹 关调" w:date="2020-03-09T17:14:00Z">
        <w:r w:rsidDel="00885600">
          <w:delText>，</w:delText>
        </w:r>
      </w:del>
      <w:r>
        <w:t>都是有钱人</w:t>
      </w:r>
      <w:del w:id="92" w:author="邹 关调" w:date="2020-03-09T17:14:00Z">
        <w:r w:rsidDel="00885600">
          <w:rPr>
            <w:rFonts w:hint="eastAsia"/>
          </w:rPr>
          <w:delText>玩</w:delText>
        </w:r>
      </w:del>
      <w:ins w:id="93" w:author="邹 关调" w:date="2020-03-09T17:14:00Z">
        <w:r w:rsidR="00885600">
          <w:rPr>
            <w:rFonts w:hint="eastAsia"/>
          </w:rPr>
          <w:t>把玩</w:t>
        </w:r>
      </w:ins>
      <w:r>
        <w:t>的</w:t>
      </w:r>
      <w:ins w:id="94" w:author="邹 关调" w:date="2020-03-09T17:14:00Z">
        <w:r w:rsidR="00885600">
          <w:rPr>
            <w:rFonts w:hint="eastAsia"/>
          </w:rPr>
          <w:t>娱乐技艺</w:t>
        </w:r>
      </w:ins>
      <w:r>
        <w:t>，一</w:t>
      </w:r>
      <w:ins w:id="95" w:author="邹 关调" w:date="2020-03-09T17:14:00Z">
        <w:r w:rsidR="00885600">
          <w:rPr>
            <w:rFonts w:hint="eastAsia"/>
          </w:rPr>
          <w:t>旦</w:t>
        </w:r>
      </w:ins>
      <w:del w:id="96" w:author="邹 关调" w:date="2020-03-09T17:14:00Z">
        <w:r w:rsidDel="00885600">
          <w:rPr>
            <w:rFonts w:hint="eastAsia"/>
          </w:rPr>
          <w:delText>变</w:delText>
        </w:r>
      </w:del>
      <w:ins w:id="97" w:author="邹 关调" w:date="2020-03-09T17:14:00Z">
        <w:r w:rsidR="00885600">
          <w:rPr>
            <w:rFonts w:hint="eastAsia"/>
          </w:rPr>
          <w:t>成</w:t>
        </w:r>
      </w:ins>
      <w:r>
        <w:t>为职业就</w:t>
      </w:r>
      <w:ins w:id="98" w:author="邹 关调" w:date="2020-03-09T17:14:00Z">
        <w:r w:rsidR="00885600">
          <w:rPr>
            <w:rFonts w:hint="eastAsia"/>
          </w:rPr>
          <w:t>会</w:t>
        </w:r>
      </w:ins>
      <w:del w:id="99" w:author="邹 关调" w:date="2020-03-09T17:14:00Z">
        <w:r w:rsidDel="00885600">
          <w:rPr>
            <w:rFonts w:hint="eastAsia"/>
          </w:rPr>
          <w:delText>觉得低了很多</w:delText>
        </w:r>
      </w:del>
      <w:ins w:id="100" w:author="邹 关调" w:date="2020-03-09T17:25:00Z">
        <w:r w:rsidR="00F54E62">
          <w:rPr>
            <w:rFonts w:hint="eastAsia"/>
          </w:rPr>
          <w:t>被认为</w:t>
        </w:r>
      </w:ins>
      <w:ins w:id="101" w:author="邹 关调" w:date="2020-03-09T17:14:00Z">
        <w:r w:rsidR="00885600">
          <w:rPr>
            <w:rFonts w:hint="eastAsia"/>
          </w:rPr>
          <w:t>降低</w:t>
        </w:r>
      </w:ins>
      <w:ins w:id="102" w:author="邹 关调" w:date="2020-03-09T17:25:00Z">
        <w:r w:rsidR="00F54E62">
          <w:rPr>
            <w:rFonts w:hint="eastAsia"/>
          </w:rPr>
          <w:t>了</w:t>
        </w:r>
      </w:ins>
      <w:ins w:id="103" w:author="邹 关调" w:date="2020-03-09T17:14:00Z">
        <w:r w:rsidR="00885600">
          <w:rPr>
            <w:rFonts w:hint="eastAsia"/>
          </w:rPr>
          <w:t>身份</w:t>
        </w:r>
      </w:ins>
      <w:ins w:id="104" w:author="邹 关调" w:date="2020-03-09T17:25:00Z">
        <w:r w:rsidR="00F54E62">
          <w:rPr>
            <w:rFonts w:hint="eastAsia"/>
          </w:rPr>
          <w:t>。</w:t>
        </w:r>
      </w:ins>
      <w:del w:id="105" w:author="邹 关调" w:date="2020-03-09T17:25:00Z">
        <w:r w:rsidDel="00F54E62">
          <w:delText>，</w:delText>
        </w:r>
      </w:del>
      <w:r>
        <w:t>像书法，如果</w:t>
      </w:r>
      <w:ins w:id="106" w:author="邹 关调" w:date="2020-03-09T18:09:00Z">
        <w:r w:rsidR="000725C7">
          <w:rPr>
            <w:rFonts w:hint="eastAsia"/>
          </w:rPr>
          <w:t>文人</w:t>
        </w:r>
      </w:ins>
      <w:r>
        <w:t>当街卖字，</w:t>
      </w:r>
      <w:ins w:id="107" w:author="邹 关调" w:date="2020-03-09T18:10:00Z">
        <w:r w:rsidR="000725C7">
          <w:rPr>
            <w:rFonts w:hint="eastAsia"/>
          </w:rPr>
          <w:t>其</w:t>
        </w:r>
      </w:ins>
      <w:r>
        <w:t>内心</w:t>
      </w:r>
      <w:del w:id="108" w:author="邹 关调" w:date="2020-03-09T18:09:00Z">
        <w:r w:rsidDel="000725C7">
          <w:rPr>
            <w:rFonts w:hint="eastAsia"/>
          </w:rPr>
          <w:delText>就</w:delText>
        </w:r>
      </w:del>
      <w:r>
        <w:t>会觉得</w:t>
      </w:r>
      <w:del w:id="109" w:author="邹 关调" w:date="2020-03-09T18:10:00Z">
        <w:r w:rsidDel="000725C7">
          <w:rPr>
            <w:rFonts w:hint="eastAsia"/>
          </w:rPr>
          <w:delText>低下了</w:delText>
        </w:r>
      </w:del>
      <w:ins w:id="110" w:author="邹 关调" w:date="2020-03-09T18:10:00Z">
        <w:r w:rsidR="000725C7">
          <w:rPr>
            <w:rFonts w:hint="eastAsia"/>
          </w:rPr>
          <w:t>低人一等</w:t>
        </w:r>
      </w:ins>
      <w:r>
        <w:t>，这是旧时文化人的一种清高</w:t>
      </w:r>
      <w:ins w:id="111" w:author="邹 关调" w:date="2020-03-09T18:11:00Z">
        <w:r w:rsidR="000725C7">
          <w:rPr>
            <w:rFonts w:hint="eastAsia"/>
          </w:rPr>
          <w:t>心态</w:t>
        </w:r>
      </w:ins>
      <w:r>
        <w:t>。</w:t>
      </w:r>
    </w:p>
    <w:p w14:paraId="70686031" w14:textId="77777777" w:rsidR="00890144" w:rsidRDefault="00890144">
      <w:pPr>
        <w:ind w:firstLine="420"/>
      </w:pPr>
    </w:p>
    <w:p w14:paraId="6F3F262B" w14:textId="5FCE958C" w:rsidR="00890144" w:rsidRDefault="00C21889">
      <w:pPr>
        <w:ind w:firstLine="420"/>
      </w:pPr>
      <w:r>
        <w:t>话说在</w:t>
      </w:r>
      <w:del w:id="112" w:author="邹 关调" w:date="2020-03-09T18:11:00Z">
        <w:r w:rsidDel="000725C7">
          <w:delText>那时</w:delText>
        </w:r>
      </w:del>
      <w:r>
        <w:t>佛山的时候</w:t>
      </w:r>
      <w:ins w:id="113" w:author="邹 关调" w:date="2020-03-09T18:11:00Z">
        <w:r w:rsidR="000725C7">
          <w:rPr>
            <w:rFonts w:hint="eastAsia"/>
          </w:rPr>
          <w:t>，</w:t>
        </w:r>
      </w:ins>
      <w:del w:id="114" w:author="邹 关调" w:date="2020-03-09T18:11:00Z">
        <w:r w:rsidDel="000725C7">
          <w:rPr>
            <w:rFonts w:hint="eastAsia"/>
          </w:rPr>
          <w:delText>其</w:delText>
        </w:r>
      </w:del>
      <w:ins w:id="115" w:author="邹 关调" w:date="2020-03-09T18:11:00Z">
        <w:r w:rsidR="000725C7">
          <w:rPr>
            <w:rFonts w:hint="eastAsia"/>
          </w:rPr>
          <w:t>叶问的</w:t>
        </w:r>
      </w:ins>
      <w:r>
        <w:t>功夫水平已经是</w:t>
      </w:r>
      <w:del w:id="116" w:author="邹 关调" w:date="2020-03-09T18:11:00Z">
        <w:r w:rsidDel="000725C7">
          <w:rPr>
            <w:rFonts w:hint="eastAsia"/>
          </w:rPr>
          <w:delText>比较出名</w:delText>
        </w:r>
      </w:del>
      <w:ins w:id="117" w:author="邹 关调" w:date="2020-03-09T18:11:00Z">
        <w:r w:rsidR="000725C7">
          <w:rPr>
            <w:rFonts w:hint="eastAsia"/>
          </w:rPr>
          <w:t>小有名气</w:t>
        </w:r>
      </w:ins>
      <w:r>
        <w:t>了</w:t>
      </w:r>
      <w:ins w:id="118" w:author="邹 关调" w:date="2020-03-09T18:11:00Z">
        <w:r w:rsidR="000725C7">
          <w:rPr>
            <w:rFonts w:hint="eastAsia"/>
          </w:rPr>
          <w:t>。他</w:t>
        </w:r>
      </w:ins>
      <w:del w:id="119" w:author="邹 关调" w:date="2020-03-09T18:11:00Z">
        <w:r w:rsidDel="000725C7">
          <w:delText>，</w:delText>
        </w:r>
      </w:del>
      <w:r>
        <w:t>和阮奇山、姚才</w:t>
      </w:r>
      <w:del w:id="120" w:author="邹 关调" w:date="2020-03-09T18:12:00Z">
        <w:r w:rsidDel="000725C7">
          <w:delText>三人</w:delText>
        </w:r>
      </w:del>
      <w:r>
        <w:t>时常被称为</w:t>
      </w:r>
      <w:ins w:id="121" w:author="邹 关调" w:date="2020-03-09T18:12:00Z">
        <w:r w:rsidR="000725C7">
          <w:rPr>
            <w:rFonts w:hint="eastAsia"/>
          </w:rPr>
          <w:t>“</w:t>
        </w:r>
      </w:ins>
      <w:r>
        <w:t>咏春三雄</w:t>
      </w:r>
      <w:ins w:id="122" w:author="邹 关调" w:date="2020-03-09T18:12:00Z">
        <w:r w:rsidR="000725C7">
          <w:rPr>
            <w:rFonts w:hint="eastAsia"/>
          </w:rPr>
          <w:t>”</w:t>
        </w:r>
      </w:ins>
      <w:r>
        <w:t>。可是好景不长，</w:t>
      </w:r>
      <w:r>
        <w:t>1938</w:t>
      </w:r>
      <w:r>
        <w:t>年，日本军队占领佛山，夺取了桑园叶家庄作为司令部。因为</w:t>
      </w:r>
      <w:proofErr w:type="gramStart"/>
      <w:r>
        <w:t>不满于伪敌政权</w:t>
      </w:r>
      <w:proofErr w:type="gramEnd"/>
      <w:del w:id="123" w:author="邹 关调" w:date="2020-03-09T18:12:00Z">
        <w:r w:rsidDel="000725C7">
          <w:delText>的关系</w:delText>
        </w:r>
      </w:del>
      <w:r>
        <w:t>，不愿外出为日本人工作，叶家生活</w:t>
      </w:r>
      <w:del w:id="124" w:author="邹 关调" w:date="2020-03-09T18:12:00Z">
        <w:r w:rsidDel="000725C7">
          <w:rPr>
            <w:rFonts w:hint="eastAsia"/>
          </w:rPr>
          <w:delText>出现</w:delText>
        </w:r>
      </w:del>
      <w:ins w:id="125" w:author="邹 关调" w:date="2020-03-09T18:12:00Z">
        <w:r w:rsidR="000725C7">
          <w:rPr>
            <w:rFonts w:hint="eastAsia"/>
          </w:rPr>
          <w:t>逐步</w:t>
        </w:r>
      </w:ins>
      <w:r>
        <w:t>艰难</w:t>
      </w:r>
      <w:ins w:id="126" w:author="邹 关调" w:date="2020-03-09T18:13:00Z">
        <w:r w:rsidR="000725C7">
          <w:rPr>
            <w:rFonts w:hint="eastAsia"/>
          </w:rPr>
          <w:t>，</w:t>
        </w:r>
      </w:ins>
      <w:del w:id="127" w:author="邹 关调" w:date="2020-03-09T18:13:00Z">
        <w:r w:rsidDel="000725C7">
          <w:delText>，</w:delText>
        </w:r>
      </w:del>
      <w:r>
        <w:t>叶问的</w:t>
      </w:r>
      <w:r>
        <w:t>7</w:t>
      </w:r>
      <w:r>
        <w:t>个孩子</w:t>
      </w:r>
      <w:ins w:id="128" w:author="邹 关调" w:date="2020-03-09T18:13:00Z">
        <w:r w:rsidR="000725C7">
          <w:rPr>
            <w:rFonts w:hint="eastAsia"/>
          </w:rPr>
          <w:t>中</w:t>
        </w:r>
      </w:ins>
      <w:r>
        <w:t>有</w:t>
      </w:r>
      <w:r>
        <w:t>3</w:t>
      </w:r>
      <w:r>
        <w:t>个</w:t>
      </w:r>
      <w:del w:id="129" w:author="邹 关调" w:date="2020-03-09T18:13:00Z">
        <w:r w:rsidDel="000725C7">
          <w:delText>孩子</w:delText>
        </w:r>
      </w:del>
      <w:r>
        <w:t>饿死</w:t>
      </w:r>
      <w:ins w:id="130" w:author="邹 关调" w:date="2020-03-09T18:13:00Z">
        <w:r w:rsidR="000725C7">
          <w:rPr>
            <w:rFonts w:hint="eastAsia"/>
          </w:rPr>
          <w:t>。</w:t>
        </w:r>
      </w:ins>
      <w:del w:id="131" w:author="邹 关调" w:date="2020-03-09T18:13:00Z">
        <w:r w:rsidDel="000725C7">
          <w:delText>，</w:delText>
        </w:r>
      </w:del>
      <w:r>
        <w:t>据叶准讲</w:t>
      </w:r>
      <w:ins w:id="132" w:author="邹 关调" w:date="2020-03-09T18:13:00Z">
        <w:r w:rsidR="000725C7">
          <w:rPr>
            <w:rFonts w:hint="eastAsia"/>
          </w:rPr>
          <w:t>：“</w:t>
        </w:r>
      </w:ins>
      <w:del w:id="133" w:author="邹 关调" w:date="2020-03-09T18:13:00Z">
        <w:r w:rsidDel="000725C7">
          <w:delText>，</w:delText>
        </w:r>
      </w:del>
      <w:r>
        <w:t>家里</w:t>
      </w:r>
      <w:r>
        <w:t>100</w:t>
      </w:r>
      <w:r>
        <w:t>多号人，最后只剩</w:t>
      </w:r>
      <w:r>
        <w:t>20</w:t>
      </w:r>
      <w:r>
        <w:t>多人，都饿死了</w:t>
      </w:r>
      <w:ins w:id="134" w:author="邹 关调" w:date="2020-03-09T18:13:00Z">
        <w:r w:rsidR="000725C7">
          <w:rPr>
            <w:rFonts w:hint="eastAsia"/>
          </w:rPr>
          <w:t>”</w:t>
        </w:r>
      </w:ins>
      <w:r>
        <w:t>。</w:t>
      </w:r>
    </w:p>
    <w:p w14:paraId="64A82EE3" w14:textId="77777777" w:rsidR="00890144" w:rsidRDefault="00890144"/>
    <w:p w14:paraId="64313562" w14:textId="77777777" w:rsidR="000725C7" w:rsidRDefault="00C21889">
      <w:pPr>
        <w:ind w:firstLine="420"/>
        <w:rPr>
          <w:ins w:id="135" w:author="邹 关调" w:date="2020-03-09T18:15:00Z"/>
        </w:rPr>
      </w:pPr>
      <w:r>
        <w:t xml:space="preserve">1946 </w:t>
      </w:r>
      <w:r>
        <w:t>年，抗战胜利之后</w:t>
      </w:r>
      <w:del w:id="136" w:author="邹 关调" w:date="2020-03-09T18:14:00Z">
        <w:r w:rsidDel="000725C7">
          <w:rPr>
            <w:rFonts w:hint="eastAsia"/>
          </w:rPr>
          <w:delText>。</w:delText>
        </w:r>
      </w:del>
      <w:ins w:id="137" w:author="邹 关调" w:date="2020-03-09T18:14:00Z">
        <w:r w:rsidR="000725C7">
          <w:rPr>
            <w:rFonts w:hint="eastAsia"/>
          </w:rPr>
          <w:t>，</w:t>
        </w:r>
      </w:ins>
      <w:r>
        <w:t>叶问出任佛山警察局刑侦队队长，</w:t>
      </w:r>
      <w:ins w:id="138" w:author="邹 关调" w:date="2020-03-09T18:14:00Z">
        <w:r w:rsidR="000725C7">
          <w:rPr>
            <w:rFonts w:hint="eastAsia"/>
          </w:rPr>
          <w:t>后</w:t>
        </w:r>
      </w:ins>
      <w:r>
        <w:t>升督察长、代理局长，最后于</w:t>
      </w:r>
      <w:r>
        <w:t>1949</w:t>
      </w:r>
      <w:r>
        <w:t>年出任广州市卫戍司令部南区巡逻队上校队长。新中国成立</w:t>
      </w:r>
      <w:ins w:id="139" w:author="邹 关调" w:date="2020-03-09T18:14:00Z">
        <w:r w:rsidR="000725C7">
          <w:rPr>
            <w:rFonts w:hint="eastAsia"/>
          </w:rPr>
          <w:t>后</w:t>
        </w:r>
      </w:ins>
      <w:r>
        <w:t>，叶问因先前担任</w:t>
      </w:r>
      <w:del w:id="140" w:author="邹 关调" w:date="2020-03-09T18:14:00Z">
        <w:r w:rsidDel="000725C7">
          <w:delText>的</w:delText>
        </w:r>
      </w:del>
      <w:r>
        <w:t>国民党职务，害怕被清查及连累家眷，暂时留下妻子及三名年幼儿女，趁</w:t>
      </w:r>
      <w:proofErr w:type="gramStart"/>
      <w:r>
        <w:t>夜利用</w:t>
      </w:r>
      <w:proofErr w:type="gramEnd"/>
      <w:r>
        <w:t>通行证与大女儿先到澳门，后再到香港，并且改名叶溢</w:t>
      </w:r>
      <w:ins w:id="141" w:author="邹 关调" w:date="2020-03-09T18:15:00Z">
        <w:r w:rsidR="000725C7">
          <w:rPr>
            <w:rFonts w:hint="eastAsia"/>
          </w:rPr>
          <w:t>。</w:t>
        </w:r>
      </w:ins>
      <w:del w:id="142" w:author="邹 关调" w:date="2020-03-09T18:15:00Z">
        <w:r w:rsidDel="000725C7">
          <w:delText>，</w:delText>
        </w:r>
      </w:del>
      <w:r>
        <w:t>因</w:t>
      </w:r>
      <w:del w:id="143" w:author="邹 关调" w:date="2020-03-09T18:15:00Z">
        <w:r w:rsidDel="000725C7">
          <w:delText>为</w:delText>
        </w:r>
      </w:del>
      <w:r>
        <w:t>需要</w:t>
      </w:r>
      <w:del w:id="144" w:author="邹 关调" w:date="2020-03-09T18:15:00Z">
        <w:r w:rsidDel="000725C7">
          <w:rPr>
            <w:rFonts w:hint="eastAsia"/>
          </w:rPr>
          <w:delText>生活</w:delText>
        </w:r>
      </w:del>
      <w:ins w:id="145" w:author="邹 关调" w:date="2020-03-09T18:15:00Z">
        <w:r w:rsidR="000725C7">
          <w:rPr>
            <w:rFonts w:hint="eastAsia"/>
          </w:rPr>
          <w:t>维持生计</w:t>
        </w:r>
      </w:ins>
      <w:r>
        <w:t>，</w:t>
      </w:r>
      <w:ins w:id="146" w:author="邹 关调" w:date="2020-03-09T18:15:00Z">
        <w:r w:rsidR="000725C7">
          <w:rPr>
            <w:rFonts w:hint="eastAsia"/>
          </w:rPr>
          <w:t>叶问</w:t>
        </w:r>
      </w:ins>
      <w:r>
        <w:t>思想上放下了包袱，决定开始教拳谋生。</w:t>
      </w:r>
    </w:p>
    <w:p w14:paraId="231BB0A1" w14:textId="513B6767" w:rsidR="00890144" w:rsidRDefault="000725C7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ins w:id="147" w:author="邹 关调" w:date="2020-03-09T18:15:00Z">
        <w:r>
          <w:rPr>
            <w:rFonts w:hint="eastAsia"/>
          </w:rPr>
          <w:t>叶问</w:t>
        </w:r>
      </w:ins>
      <w:r w:rsidR="00C21889">
        <w:t>在九龙港九饭店职工总会教授咏春拳，从</w:t>
      </w:r>
      <w:del w:id="148" w:author="邹 关调" w:date="2020-03-09T18:16:00Z">
        <w:r w:rsidR="00C21889" w:rsidDel="000725C7">
          <w:rPr>
            <w:rFonts w:hint="eastAsia"/>
          </w:rPr>
          <w:delText>而</w:delText>
        </w:r>
      </w:del>
      <w:ins w:id="149" w:author="邹 关调" w:date="2020-03-09T18:16:00Z">
        <w:r>
          <w:rPr>
            <w:rFonts w:hint="eastAsia"/>
          </w:rPr>
          <w:t>此</w:t>
        </w:r>
      </w:ins>
      <w:r w:rsidR="00C21889">
        <w:t>一举成名，成为真正的武术家。叶问生前</w:t>
      </w:r>
      <w:ins w:id="150" w:author="邹 关调" w:date="2020-03-09T18:16:00Z">
        <w:r>
          <w:rPr>
            <w:rFonts w:hint="eastAsia"/>
          </w:rPr>
          <w:t>曾</w:t>
        </w:r>
      </w:ins>
      <w:r w:rsidR="00C21889">
        <w:t>培养出</w:t>
      </w:r>
      <w:del w:id="151" w:author="邹 关调" w:date="2020-03-09T18:16:00Z">
        <w:r w:rsidR="00C21889" w:rsidDel="000725C7">
          <w:delText>的人才例如</w:delText>
        </w:r>
      </w:del>
      <w:r w:rsidR="00C21889">
        <w:t>梁相、叶步青、招允、李小龙、骆耀、徐尚田、梁挺、黄淳梁、卢文锦、何金铭等一班出色</w:t>
      </w:r>
      <w:del w:id="152" w:author="邹 关调" w:date="2020-03-09T18:16:00Z">
        <w:r w:rsidR="00C21889" w:rsidDel="000725C7">
          <w:rPr>
            <w:rFonts w:hint="eastAsia"/>
          </w:rPr>
          <w:delText>之</w:delText>
        </w:r>
      </w:del>
      <w:ins w:id="153" w:author="邹 关调" w:date="2020-03-09T18:16:00Z">
        <w:r>
          <w:rPr>
            <w:rFonts w:hint="eastAsia"/>
          </w:rPr>
          <w:t>的</w:t>
        </w:r>
      </w:ins>
      <w:r w:rsidR="00C21889">
        <w:t>弟子</w:t>
      </w:r>
      <w:del w:id="154" w:author="邹 关调" w:date="2020-03-09T18:17:00Z">
        <w:r w:rsidR="00C21889" w:rsidDel="000725C7">
          <w:rPr>
            <w:rFonts w:hint="eastAsia"/>
          </w:rPr>
          <w:delText>，</w:delText>
        </w:r>
      </w:del>
      <w:ins w:id="155" w:author="邹 关调" w:date="2020-03-09T18:17:00Z">
        <w:r>
          <w:rPr>
            <w:rFonts w:hint="eastAsia"/>
          </w:rPr>
          <w:t>。</w:t>
        </w:r>
      </w:ins>
      <w:ins w:id="156" w:author="邹 关调" w:date="2020-03-09T18:16:00Z">
        <w:r>
          <w:rPr>
            <w:rFonts w:hint="eastAsia"/>
          </w:rPr>
          <w:t>他们</w:t>
        </w:r>
      </w:ins>
      <w:del w:id="157" w:author="邹 关调" w:date="2020-03-09T18:17:00Z">
        <w:r w:rsidR="00C21889" w:rsidDel="000725C7">
          <w:rPr>
            <w:rFonts w:hint="eastAsia"/>
          </w:rPr>
          <w:delText>分别</w:delText>
        </w:r>
      </w:del>
      <w:ins w:id="158" w:author="邹 关调" w:date="2020-03-09T18:17:00Z">
        <w:r>
          <w:rPr>
            <w:rFonts w:hint="eastAsia"/>
          </w:rPr>
          <w:t>个个</w:t>
        </w:r>
      </w:ins>
      <w:r w:rsidR="00C21889">
        <w:t>都</w:t>
      </w:r>
      <w:del w:id="159" w:author="邹 关调" w:date="2020-03-09T18:17:00Z">
        <w:r w:rsidR="00C21889" w:rsidDel="000725C7">
          <w:delText>能</w:delText>
        </w:r>
      </w:del>
      <w:r w:rsidR="00C21889">
        <w:t>继承</w:t>
      </w:r>
      <w:ins w:id="160" w:author="邹 关调" w:date="2020-03-09T18:17:00Z">
        <w:r>
          <w:rPr>
            <w:rFonts w:hint="eastAsia"/>
          </w:rPr>
          <w:t>了</w:t>
        </w:r>
      </w:ins>
      <w:r w:rsidR="00C21889">
        <w:t>宗师遗志，把咏春拳进一步</w:t>
      </w:r>
      <w:ins w:id="161" w:author="邹 关调" w:date="2020-03-09T18:17:00Z">
        <w:r>
          <w:rPr>
            <w:rFonts w:hint="eastAsia"/>
          </w:rPr>
          <w:t>发扬光大</w:t>
        </w:r>
      </w:ins>
      <w:del w:id="162" w:author="邹 关调" w:date="2020-03-09T18:17:00Z">
        <w:r w:rsidR="00C21889" w:rsidDel="000725C7">
          <w:delText>发展</w:delText>
        </w:r>
      </w:del>
      <w:ins w:id="163" w:author="邹 关调" w:date="2020-03-09T18:17:00Z">
        <w:r>
          <w:rPr>
            <w:rFonts w:hint="eastAsia"/>
          </w:rPr>
          <w:t>。</w:t>
        </w:r>
      </w:ins>
      <w:del w:id="164" w:author="邹 关调" w:date="2020-03-09T18:17:00Z">
        <w:r w:rsidR="00C21889" w:rsidDel="000725C7">
          <w:delText>，</w:delText>
        </w:r>
      </w:del>
      <w:proofErr w:type="gramStart"/>
      <w:r w:rsidR="00C21889">
        <w:t>故叶问</w:t>
      </w:r>
      <w:proofErr w:type="gramEnd"/>
      <w:r w:rsidR="00C21889">
        <w:t>逝世后，咏春门人一致推崇他为咏春</w:t>
      </w:r>
      <w:proofErr w:type="gramStart"/>
      <w:r w:rsidR="00C21889">
        <w:t>派一代</w:t>
      </w:r>
      <w:proofErr w:type="gramEnd"/>
      <w:r w:rsidR="00C21889">
        <w:t>宗师。</w:t>
      </w:r>
    </w:p>
    <w:p w14:paraId="7853D51F" w14:textId="77777777" w:rsidR="00890144" w:rsidRDefault="00C21889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AD83B6A" wp14:editId="746C092D">
            <wp:extent cx="2038985" cy="1711960"/>
            <wp:effectExtent l="0" t="0" r="18415" b="152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23EEC9" w14:textId="76BC4D58" w:rsidR="00890144" w:rsidRDefault="00C21889">
      <w:pPr>
        <w:ind w:firstLine="420"/>
      </w:pPr>
      <w:del w:id="165" w:author="邹 关调" w:date="2020-03-09T18:18:00Z">
        <w:r w:rsidRPr="000725C7" w:rsidDel="000725C7">
          <w:rPr>
            <w:rFonts w:hint="eastAsia"/>
            <w:highlight w:val="yellow"/>
            <w:rPrChange w:id="166" w:author="邹 关调" w:date="2020-03-09T18:18:00Z">
              <w:rPr>
                <w:rFonts w:hint="eastAsia"/>
              </w:rPr>
            </w:rPrChange>
          </w:rPr>
          <w:delText>小编</w:delText>
        </w:r>
        <w:r w:rsidDel="000725C7">
          <w:rPr>
            <w:rFonts w:hint="eastAsia"/>
          </w:rPr>
          <w:delText>这里特别提一下</w:delText>
        </w:r>
      </w:del>
      <w:ins w:id="167" w:author="邹 关调" w:date="2020-03-09T18:18:00Z">
        <w:r w:rsidR="000725C7">
          <w:rPr>
            <w:rFonts w:hint="eastAsia"/>
            <w:highlight w:val="yellow"/>
          </w:rPr>
          <w:t>不得不提</w:t>
        </w:r>
      </w:ins>
      <w:r>
        <w:t>的是，叶问晚年收</w:t>
      </w:r>
      <w:del w:id="168" w:author="邹 关调" w:date="2020-03-09T18:18:00Z">
        <w:r w:rsidDel="000725C7">
          <w:delText>徒</w:delText>
        </w:r>
      </w:del>
      <w:r>
        <w:t>李小龙</w:t>
      </w:r>
      <w:ins w:id="169" w:author="邹 关调" w:date="2020-03-09T18:18:00Z">
        <w:r w:rsidR="000725C7">
          <w:rPr>
            <w:rFonts w:hint="eastAsia"/>
          </w:rPr>
          <w:t>为</w:t>
        </w:r>
        <w:r w:rsidR="000725C7">
          <w:t>徒</w:t>
        </w:r>
      </w:ins>
      <w:r>
        <w:t>，李小龙后来成为功夫巨星，将中国功夫向全世界发扬光大。虽然李小龙创立了新的功夫流派</w:t>
      </w:r>
      <w:r>
        <w:t>“</w:t>
      </w:r>
      <w:r>
        <w:t>截拳道</w:t>
      </w:r>
      <w:r>
        <w:t>”</w:t>
      </w:r>
      <w:r>
        <w:t>，但本质上还是吸收了咏春拳的精华理论。</w:t>
      </w:r>
    </w:p>
    <w:p w14:paraId="548C7DD8" w14:textId="77777777" w:rsidR="00890144" w:rsidRDefault="00C21889">
      <w:pPr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FA901F9" wp14:editId="41BDACC3">
            <wp:extent cx="1341120" cy="2259965"/>
            <wp:effectExtent l="0" t="0" r="5080" b="63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C4A5BB" w14:textId="4E2AD81E" w:rsidR="00890144" w:rsidRDefault="00C21889">
      <w:pPr>
        <w:ind w:firstLine="420"/>
      </w:pPr>
      <w:del w:id="170" w:author="邹 关调" w:date="2020-03-09T18:18:00Z">
        <w:r w:rsidDel="000725C7">
          <w:lastRenderedPageBreak/>
          <w:delText>最后再讲一下，</w:delText>
        </w:r>
      </w:del>
      <w:r>
        <w:t>叶问之所以能成为一代宗师，其实最主要的原因是</w:t>
      </w:r>
      <w:del w:id="171" w:author="邹 关调" w:date="2020-03-09T18:19:00Z">
        <w:r w:rsidDel="00907FBB">
          <w:rPr>
            <w:rFonts w:hint="eastAsia"/>
          </w:rPr>
          <w:delText>因为，</w:delText>
        </w:r>
      </w:del>
      <w:ins w:id="172" w:author="邹 关调" w:date="2020-03-09T18:19:00Z">
        <w:r w:rsidR="00907FBB">
          <w:rPr>
            <w:rFonts w:hint="eastAsia"/>
          </w:rPr>
          <w:t>：</w:t>
        </w:r>
      </w:ins>
      <w:r>
        <w:t>叶问之后，</w:t>
      </w:r>
      <w:proofErr w:type="gramStart"/>
      <w:r>
        <w:t>咏春拳才</w:t>
      </w:r>
      <w:ins w:id="173" w:author="邹 关调" w:date="2020-03-09T18:19:00Z">
        <w:r w:rsidR="00907FBB">
          <w:rPr>
            <w:rFonts w:hint="eastAsia"/>
          </w:rPr>
          <w:t>得以</w:t>
        </w:r>
      </w:ins>
      <w:proofErr w:type="gramEnd"/>
      <w:r>
        <w:t>开枝散叶</w:t>
      </w:r>
      <w:ins w:id="174" w:author="邹 关调" w:date="2020-03-09T18:19:00Z">
        <w:r w:rsidR="00907FBB">
          <w:rPr>
            <w:rFonts w:hint="eastAsia"/>
          </w:rPr>
          <w:t>，</w:t>
        </w:r>
      </w:ins>
      <w:r>
        <w:t>广为人所知。在此之前，咏春拳历来都是秘密拳种，师父</w:t>
      </w:r>
      <w:proofErr w:type="gramStart"/>
      <w:r>
        <w:t>只传少部分</w:t>
      </w:r>
      <w:proofErr w:type="gramEnd"/>
      <w:r>
        <w:t>人。</w:t>
      </w:r>
      <w:del w:id="175" w:author="邹 关调" w:date="2020-03-09T18:19:00Z">
        <w:r w:rsidDel="00907FBB">
          <w:rPr>
            <w:rFonts w:hint="eastAsia"/>
          </w:rPr>
          <w:delText>而</w:delText>
        </w:r>
      </w:del>
      <w:ins w:id="176" w:author="邹 关调" w:date="2020-03-09T18:19:00Z">
        <w:r w:rsidR="00907FBB">
          <w:rPr>
            <w:rFonts w:hint="eastAsia"/>
          </w:rPr>
          <w:t>因</w:t>
        </w:r>
      </w:ins>
      <w:r>
        <w:t>叶问在港传技</w:t>
      </w:r>
      <w:r>
        <w:t>20</w:t>
      </w:r>
      <w:r>
        <w:t>余年，这情况才有所改变。</w:t>
      </w:r>
    </w:p>
    <w:p w14:paraId="0F16BDBF" w14:textId="2956C878" w:rsidR="00890144" w:rsidRDefault="00907FBB">
      <w:pPr>
        <w:ind w:firstLine="420"/>
      </w:pPr>
      <w:ins w:id="177" w:author="邹 关调" w:date="2020-03-09T18:20:00Z">
        <w:r>
          <w:rPr>
            <w:rFonts w:hint="eastAsia"/>
          </w:rPr>
          <w:t>最重要的是</w:t>
        </w:r>
      </w:ins>
      <w:r w:rsidR="00C21889">
        <w:t>一方面由于叶问本身文化水平</w:t>
      </w:r>
      <w:del w:id="178" w:author="邹 关调" w:date="2020-03-09T18:20:00Z">
        <w:r w:rsidR="00C21889" w:rsidDel="00907FBB">
          <w:delText>比</w:delText>
        </w:r>
      </w:del>
      <w:r w:rsidR="00C21889">
        <w:t>较高，在教拳的时候，会用一些人体结构学、几何学等去解释以往在咏春传授时比较难懂的一些武术专业词汇，徒弟也能比较好的掌握学习，教程上简化了咏春很多复杂的心法招式</w:t>
      </w:r>
      <w:ins w:id="179" w:author="邹 关调" w:date="2020-03-09T18:20:00Z">
        <w:r>
          <w:rPr>
            <w:rFonts w:hint="eastAsia"/>
          </w:rPr>
          <w:t>；</w:t>
        </w:r>
      </w:ins>
      <w:del w:id="180" w:author="邹 关调" w:date="2020-03-09T18:20:00Z">
        <w:r w:rsidR="00C21889" w:rsidDel="00907FBB">
          <w:delText>。</w:delText>
        </w:r>
      </w:del>
      <w:r w:rsidR="00C21889">
        <w:t>另一方面叶问因材施教，根据每个人资质、悟性等不同进行不同的讲解，徒弟</w:t>
      </w:r>
      <w:ins w:id="181" w:author="邹 关调" w:date="2020-03-09T18:20:00Z">
        <w:r>
          <w:rPr>
            <w:rFonts w:hint="eastAsia"/>
          </w:rPr>
          <w:t>才能</w:t>
        </w:r>
      </w:ins>
      <w:r w:rsidR="00C21889">
        <w:t>个个都学有所成，一代又一代的把咏春</w:t>
      </w:r>
      <w:proofErr w:type="gramStart"/>
      <w:r w:rsidR="00C21889">
        <w:t>拳传播</w:t>
      </w:r>
      <w:proofErr w:type="gramEnd"/>
      <w:r w:rsidR="00C21889">
        <w:t>开。</w:t>
      </w:r>
    </w:p>
    <w:p w14:paraId="7679EE73" w14:textId="77777777" w:rsidR="00890144" w:rsidRDefault="00C21889">
      <w:pPr>
        <w:widowControl/>
        <w:jc w:val="center"/>
      </w:pPr>
      <w:r>
        <w:rPr>
          <w:noProof/>
        </w:rPr>
        <w:drawing>
          <wp:inline distT="0" distB="0" distL="114300" distR="114300" wp14:anchorId="24997FB2" wp14:editId="2FC494C0">
            <wp:extent cx="1531620" cy="2005965"/>
            <wp:effectExtent l="0" t="0" r="17780" b="635"/>
            <wp:docPr id="7" name="图片 7" descr="叶问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叶问像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EB7B" w14:textId="77777777" w:rsidR="00907FBB" w:rsidRDefault="00C21889">
      <w:pPr>
        <w:ind w:firstLine="420"/>
        <w:rPr>
          <w:ins w:id="182" w:author="邹 关调" w:date="2020-03-09T18:21:00Z"/>
        </w:rPr>
      </w:pPr>
      <w:r>
        <w:t>小编时常感慨，</w:t>
      </w:r>
      <w:proofErr w:type="gramStart"/>
      <w:r>
        <w:t>叶问能成为</w:t>
      </w:r>
      <w:proofErr w:type="gramEnd"/>
      <w:r>
        <w:t>武术宗师其实也是时势使然，如果当年没有日军侵华，没有跑去香港谋生，</w:t>
      </w:r>
      <w:proofErr w:type="gramStart"/>
      <w:r>
        <w:t>不</w:t>
      </w:r>
      <w:proofErr w:type="gramEnd"/>
      <w:r>
        <w:t>收徒教拳，咏春拳也不会像今天这样全世界广泛的传播。</w:t>
      </w:r>
    </w:p>
    <w:p w14:paraId="3EBD961B" w14:textId="0155750C" w:rsidR="00890144" w:rsidRDefault="00C21889">
      <w:pPr>
        <w:ind w:firstLine="420"/>
      </w:pPr>
      <w:r>
        <w:t>最后小编附上一段叶问晚年打拳视频，供大家欣赏。</w:t>
      </w:r>
    </w:p>
    <w:p w14:paraId="0A346C0B" w14:textId="77777777" w:rsidR="00890144" w:rsidRDefault="00C21889">
      <w:pPr>
        <w:jc w:val="center"/>
      </w:pPr>
      <w:r>
        <w:rPr>
          <w:color w:val="0000FF"/>
        </w:rPr>
        <w:t>【叶问打拳寻桥套路片段】</w:t>
      </w:r>
    </w:p>
    <w:p w14:paraId="18219A7F" w14:textId="77777777" w:rsidR="00890144" w:rsidRDefault="00890144">
      <w:pPr>
        <w:jc w:val="center"/>
      </w:pPr>
    </w:p>
    <w:p w14:paraId="1F1649F1" w14:textId="0809C92A" w:rsidR="00F54E62" w:rsidRDefault="00F54E62" w:rsidP="00C21889"/>
    <w:sectPr w:rsidR="00F54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邹 关调">
    <w15:presenceInfo w15:providerId="Windows Live" w15:userId="4de70923e7d7fd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trackRevision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FFFF81E"/>
    <w:rsid w:val="FFFFF81E"/>
    <w:rsid w:val="40FB2F0E"/>
    <w:rsid w:val="5CD1D794"/>
    <w:rsid w:val="5EFBBDC7"/>
    <w:rsid w:val="67EE2482"/>
    <w:rsid w:val="7757834D"/>
    <w:rsid w:val="7F96D194"/>
    <w:rsid w:val="7FBFD704"/>
    <w:rsid w:val="BE9B32D6"/>
    <w:rsid w:val="BFF10286"/>
    <w:rsid w:val="D39F61FB"/>
    <w:rsid w:val="DD6E37B3"/>
    <w:rsid w:val="DDDF77A8"/>
    <w:rsid w:val="DF4FFB87"/>
    <w:rsid w:val="DF9ACDEE"/>
    <w:rsid w:val="F72BB711"/>
    <w:rsid w:val="F78F9E22"/>
    <w:rsid w:val="FFF3010C"/>
    <w:rsid w:val="FFF7176F"/>
    <w:rsid w:val="FFFFF81E"/>
    <w:rsid w:val="000667E0"/>
    <w:rsid w:val="000725C7"/>
    <w:rsid w:val="000D542E"/>
    <w:rsid w:val="004A5D58"/>
    <w:rsid w:val="00665FD3"/>
    <w:rsid w:val="00885600"/>
    <w:rsid w:val="00890144"/>
    <w:rsid w:val="00907FBB"/>
    <w:rsid w:val="00A4119B"/>
    <w:rsid w:val="00C21889"/>
    <w:rsid w:val="00E44B05"/>
    <w:rsid w:val="00F5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704C72"/>
  <w15:docId w15:val="{1B27F34F-D35D-4F70-82C3-DA3A9856B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A4119B"/>
    <w:rPr>
      <w:sz w:val="18"/>
      <w:szCs w:val="18"/>
    </w:rPr>
  </w:style>
  <w:style w:type="character" w:customStyle="1" w:styleId="a4">
    <w:name w:val="批注框文本 字符"/>
    <w:basedOn w:val="a0"/>
    <w:link w:val="a3"/>
    <w:rsid w:val="00A4119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microsoft.com/office/2011/relationships/people" Target="people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308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shujiale</dc:creator>
  <cp:lastModifiedBy>邹 关调</cp:lastModifiedBy>
  <cp:revision>5</cp:revision>
  <dcterms:created xsi:type="dcterms:W3CDTF">2020-03-03T17:16:00Z</dcterms:created>
  <dcterms:modified xsi:type="dcterms:W3CDTF">2020-03-09T10:22:00Z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